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71B2" w:rsidP="002313FF" w:rsidRDefault="008371B2" w14:paraId="22710B15" w14:textId="77777777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</w:p>
    <w:p w:rsidR="002313FF" w:rsidP="002313FF" w:rsidRDefault="002313FF" w14:paraId="5D0BB471" w14:textId="7B631030">
      <w:pPr>
        <w:spacing w:after="0" w:line="276" w:lineRule="auto"/>
        <w:rPr>
          <w:rFonts w:ascii="Arial" w:hAnsi="Arial" w:cs="Arial"/>
          <w:sz w:val="22"/>
          <w:szCs w:val="22"/>
          <w:u w:val="single"/>
        </w:rPr>
      </w:pPr>
      <w:r w:rsidRPr="2D56664D" w:rsidR="002313FF">
        <w:rPr>
          <w:rFonts w:ascii="Arial" w:hAnsi="Arial" w:cs="Arial"/>
          <w:b w:val="1"/>
          <w:bCs w:val="1"/>
          <w:sz w:val="22"/>
          <w:szCs w:val="22"/>
        </w:rPr>
        <w:t>To</w:t>
      </w:r>
      <w:r>
        <w:tab/>
      </w:r>
      <w:r>
        <w:tab/>
      </w:r>
      <w:r w:rsidRPr="2D56664D" w:rsidR="002313FF">
        <w:rPr>
          <w:rFonts w:ascii="Arial" w:hAnsi="Arial" w:cs="Arial"/>
          <w:b w:val="1"/>
          <w:bCs w:val="1"/>
          <w:sz w:val="22"/>
          <w:szCs w:val="22"/>
        </w:rPr>
        <w:t>:</w:t>
      </w:r>
      <w:r>
        <w:tab/>
      </w:r>
      <w:r w:rsidRPr="2D56664D" w:rsidR="002313FF">
        <w:rPr>
          <w:rFonts w:ascii="Arial" w:hAnsi="Arial" w:cs="Arial"/>
          <w:sz w:val="22"/>
          <w:szCs w:val="22"/>
          <w:u w:val="single"/>
        </w:rPr>
        <w:t>____________________________</w:t>
      </w:r>
    </w:p>
    <w:p w:rsidR="2D56664D" w:rsidP="2D56664D" w:rsidRDefault="2D56664D" w14:paraId="293DB71C" w14:textId="1C8A6924">
      <w:pPr>
        <w:pStyle w:val="Normal"/>
        <w:spacing w:line="276" w:lineRule="auto"/>
        <w:rPr>
          <w:ins w:author="NU Lipa Quality Management Office" w:date="2026-06-02T09:11:30.635Z" w16du:dateUtc="2026-06-02T09:11:30.635Z" w:id="83656669"/>
          <w:rFonts w:ascii="Arial" w:hAnsi="Arial" w:cs="Arial"/>
          <w:b w:val="1"/>
          <w:bCs w:val="1"/>
          <w:sz w:val="22"/>
          <w:szCs w:val="22"/>
        </w:rPr>
      </w:pPr>
    </w:p>
    <w:p w:rsidR="002313FF" w:rsidP="2D56664D" w:rsidRDefault="002313FF" w14:paraId="72C4BF21" w14:textId="4FBD4FBE">
      <w:pPr>
        <w:pStyle w:val="Normal"/>
        <w:spacing w:after="0" w:line="276" w:lineRule="auto"/>
        <w:ind w:firstLine="0"/>
        <w:rPr>
          <w:rFonts w:ascii="Arial" w:hAnsi="Arial" w:cs="Arial"/>
          <w:sz w:val="22"/>
          <w:szCs w:val="22"/>
          <w:u w:val="single"/>
        </w:rPr>
      </w:pPr>
      <w:r w:rsidRPr="2D56664D" w:rsidR="002313FF">
        <w:rPr>
          <w:rFonts w:ascii="Arial" w:hAnsi="Arial" w:cs="Arial"/>
          <w:b w:val="1"/>
          <w:bCs w:val="1"/>
          <w:sz w:val="22"/>
          <w:szCs w:val="22"/>
        </w:rPr>
        <w:t>From</w:t>
      </w:r>
      <w:r>
        <w:tab/>
      </w:r>
      <w:r>
        <w:tab/>
      </w:r>
      <w:r w:rsidRPr="2D56664D" w:rsidR="002313FF">
        <w:rPr>
          <w:rFonts w:ascii="Arial" w:hAnsi="Arial" w:cs="Arial"/>
          <w:b w:val="1"/>
          <w:bCs w:val="1"/>
          <w:sz w:val="22"/>
          <w:szCs w:val="22"/>
        </w:rPr>
        <w:t>:</w:t>
      </w:r>
      <w:r>
        <w:tab/>
      </w:r>
      <w:r w:rsidRPr="2D56664D" w:rsidR="002313FF">
        <w:rPr>
          <w:rFonts w:ascii="Arial" w:hAnsi="Arial" w:cs="Arial"/>
          <w:sz w:val="22"/>
          <w:szCs w:val="22"/>
          <w:u w:val="single"/>
        </w:rPr>
        <w:t>____________________________</w:t>
      </w:r>
    </w:p>
    <w:p w:rsidRPr="002313FF" w:rsidR="002313FF" w:rsidP="002313FF" w:rsidRDefault="002313FF" w14:paraId="72DF9936" w14:textId="03DCF71E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Discipline Officer</w:t>
      </w:r>
    </w:p>
    <w:p w:rsidR="002313FF" w:rsidP="002313FF" w:rsidRDefault="002313FF" w14:paraId="3288F3A3" w14:textId="66FF9A3C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2313FF">
        <w:rPr>
          <w:rFonts w:ascii="Arial" w:hAnsi="Arial" w:cs="Arial"/>
          <w:b/>
          <w:bCs/>
          <w:sz w:val="22"/>
          <w:szCs w:val="22"/>
        </w:rPr>
        <w:t>Subject</w:t>
      </w:r>
      <w:r>
        <w:rPr>
          <w:rFonts w:ascii="Arial" w:hAnsi="Arial" w:cs="Arial"/>
          <w:b/>
          <w:bCs/>
          <w:sz w:val="22"/>
          <w:szCs w:val="22"/>
        </w:rPr>
        <w:tab/>
      </w:r>
      <w:r w:rsidRPr="002313FF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>Notice To Explain</w:t>
      </w:r>
    </w:p>
    <w:p w:rsidRPr="002313FF" w:rsidR="002313FF" w:rsidP="002313FF" w:rsidRDefault="002313FF" w14:paraId="2EEF23DF" w14:textId="3143BFC6">
      <w:pPr>
        <w:spacing w:line="276" w:lineRule="auto"/>
        <w:ind w:left="21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Discipline Case No. 202x-xxx: Violation of Section </w:t>
      </w:r>
      <w:r w:rsidR="00CF57D6">
        <w:rPr>
          <w:rFonts w:ascii="Arial" w:hAnsi="Arial" w:cs="Arial"/>
          <w:sz w:val="22"/>
          <w:szCs w:val="22"/>
          <w:u w:val="single"/>
        </w:rPr>
        <w:t>___</w:t>
      </w:r>
      <w:r>
        <w:rPr>
          <w:rFonts w:ascii="Arial" w:hAnsi="Arial" w:cs="Arial"/>
          <w:sz w:val="22"/>
          <w:szCs w:val="22"/>
        </w:rPr>
        <w:t xml:space="preserve">, Page </w:t>
      </w:r>
      <w:r w:rsidR="00CF57D6">
        <w:rPr>
          <w:rFonts w:ascii="Arial" w:hAnsi="Arial" w:cs="Arial"/>
          <w:sz w:val="22"/>
          <w:szCs w:val="22"/>
          <w:u w:val="single"/>
        </w:rPr>
        <w:t>___</w:t>
      </w:r>
      <w:r>
        <w:rPr>
          <w:rFonts w:ascii="Arial" w:hAnsi="Arial" w:cs="Arial"/>
          <w:sz w:val="22"/>
          <w:szCs w:val="22"/>
        </w:rPr>
        <w:t xml:space="preserve"> of the Student Handbook</w:t>
      </w:r>
    </w:p>
    <w:p w:rsidR="002313FF" w:rsidP="008371B2" w:rsidRDefault="002313FF" w14:paraId="3AAED20E" w14:textId="5FEE74CC">
      <w:pPr>
        <w:pBdr>
          <w:bottom w:val="single" w:color="auto" w:sz="12" w:space="1"/>
        </w:pBdr>
        <w:spacing w:after="0" w:line="276" w:lineRule="auto"/>
        <w:rPr>
          <w:rFonts w:ascii="Arial" w:hAnsi="Arial" w:cs="Arial"/>
          <w:sz w:val="22"/>
          <w:szCs w:val="22"/>
        </w:rPr>
      </w:pPr>
      <w:r w:rsidRPr="002313FF">
        <w:rPr>
          <w:rFonts w:ascii="Arial" w:hAnsi="Arial" w:cs="Arial"/>
          <w:b/>
          <w:bCs/>
          <w:sz w:val="22"/>
          <w:szCs w:val="22"/>
        </w:rPr>
        <w:t>Date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313FF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b/>
          <w:bCs/>
          <w:sz w:val="22"/>
          <w:szCs w:val="22"/>
        </w:rPr>
        <w:tab/>
      </w:r>
      <w:r w:rsidRPr="00CF57D6">
        <w:rPr>
          <w:rFonts w:ascii="Arial" w:hAnsi="Arial" w:cs="Arial"/>
          <w:sz w:val="22"/>
          <w:szCs w:val="22"/>
          <w:u w:val="single"/>
        </w:rPr>
        <w:t>____________________________</w:t>
      </w:r>
    </w:p>
    <w:p w:rsidRPr="002313FF" w:rsidR="002313FF" w:rsidP="002313FF" w:rsidRDefault="002313FF" w14:paraId="4695CA94" w14:textId="77777777">
      <w:pPr>
        <w:pBdr>
          <w:bottom w:val="single" w:color="auto" w:sz="12" w:space="1"/>
        </w:pBdr>
        <w:spacing w:line="276" w:lineRule="auto"/>
        <w:rPr>
          <w:rFonts w:ascii="Arial" w:hAnsi="Arial" w:cs="Arial"/>
          <w:sz w:val="22"/>
          <w:szCs w:val="22"/>
        </w:rPr>
      </w:pPr>
    </w:p>
    <w:p w:rsidR="002313FF" w:rsidP="002313FF" w:rsidRDefault="002313FF" w14:paraId="358CEE72" w14:textId="0C96C6E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D56664D" w:rsidR="002313FF">
        <w:rPr>
          <w:rFonts w:ascii="Arial" w:hAnsi="Arial" w:cs="Arial"/>
          <w:sz w:val="22"/>
          <w:szCs w:val="22"/>
        </w:rPr>
        <w:t>Please be informed that a compl</w:t>
      </w:r>
      <w:r w:rsidRPr="2D56664D" w:rsidR="002313FF">
        <w:rPr>
          <w:rFonts w:ascii="Arial" w:hAnsi="Arial" w:cs="Arial"/>
          <w:sz w:val="22"/>
          <w:szCs w:val="22"/>
        </w:rPr>
        <w:t>a</w:t>
      </w:r>
      <w:r w:rsidRPr="2D56664D" w:rsidR="6339E321">
        <w:rPr>
          <w:rFonts w:ascii="Arial" w:hAnsi="Arial" w:cs="Arial"/>
          <w:sz w:val="22"/>
          <w:szCs w:val="22"/>
        </w:rPr>
        <w:t>i</w:t>
      </w:r>
      <w:r w:rsidRPr="2D56664D" w:rsidR="002313FF">
        <w:rPr>
          <w:rFonts w:ascii="Arial" w:hAnsi="Arial" w:cs="Arial"/>
          <w:sz w:val="22"/>
          <w:szCs w:val="22"/>
        </w:rPr>
        <w:t xml:space="preserve">nt has been filed against you by </w:t>
      </w:r>
      <w:r w:rsidRPr="2D56664D" w:rsidR="00CF57D6">
        <w:rPr>
          <w:rFonts w:ascii="Arial" w:hAnsi="Arial" w:cs="Arial"/>
          <w:sz w:val="22"/>
          <w:szCs w:val="22"/>
          <w:u w:val="single"/>
        </w:rPr>
        <w:t>________________</w:t>
      </w:r>
      <w:r w:rsidRPr="2D56664D" w:rsidR="002313FF">
        <w:rPr>
          <w:rFonts w:ascii="Arial" w:hAnsi="Arial" w:cs="Arial"/>
          <w:sz w:val="22"/>
          <w:szCs w:val="22"/>
        </w:rPr>
        <w:t xml:space="preserve">, </w:t>
      </w:r>
      <w:r w:rsidRPr="2D56664D" w:rsidR="002313FF">
        <w:rPr>
          <w:rFonts w:ascii="Arial" w:hAnsi="Arial" w:cs="Arial"/>
          <w:sz w:val="22"/>
          <w:szCs w:val="22"/>
        </w:rPr>
        <w:t>thru</w:t>
      </w:r>
      <w:r w:rsidRPr="2D56664D" w:rsidR="002313FF">
        <w:rPr>
          <w:rFonts w:ascii="Arial" w:hAnsi="Arial" w:cs="Arial"/>
          <w:sz w:val="22"/>
          <w:szCs w:val="22"/>
        </w:rPr>
        <w:t xml:space="preserve"> the Student Discipline Office for alleged violation of </w:t>
      </w:r>
      <w:r w:rsidRPr="2D56664D" w:rsidR="002313FF">
        <w:rPr>
          <w:rFonts w:ascii="Arial" w:hAnsi="Arial" w:cs="Arial"/>
          <w:sz w:val="22"/>
          <w:szCs w:val="22"/>
        </w:rPr>
        <w:t xml:space="preserve">Section </w:t>
      </w:r>
      <w:r w:rsidRPr="2D56664D" w:rsidR="00CF57D6">
        <w:rPr>
          <w:rFonts w:ascii="Arial" w:hAnsi="Arial" w:cs="Arial"/>
          <w:sz w:val="22"/>
          <w:szCs w:val="22"/>
          <w:u w:val="single"/>
        </w:rPr>
        <w:t>___</w:t>
      </w:r>
      <w:r w:rsidRPr="2D56664D" w:rsidR="00CF57D6">
        <w:rPr>
          <w:rFonts w:ascii="Arial" w:hAnsi="Arial" w:cs="Arial"/>
          <w:sz w:val="22"/>
          <w:szCs w:val="22"/>
        </w:rPr>
        <w:t xml:space="preserve">, </w:t>
      </w:r>
      <w:r w:rsidRPr="2D56664D" w:rsidR="002313FF">
        <w:rPr>
          <w:rFonts w:ascii="Arial" w:hAnsi="Arial" w:cs="Arial"/>
          <w:sz w:val="22"/>
          <w:szCs w:val="22"/>
        </w:rPr>
        <w:t>Page</w:t>
      </w:r>
      <w:r w:rsidRPr="2D56664D" w:rsidR="002313FF">
        <w:rPr>
          <w:rFonts w:ascii="Arial" w:hAnsi="Arial" w:cs="Arial"/>
          <w:sz w:val="22"/>
          <w:szCs w:val="22"/>
        </w:rPr>
        <w:t xml:space="preserve"> </w:t>
      </w:r>
      <w:r w:rsidRPr="2D56664D" w:rsidR="00CF57D6">
        <w:rPr>
          <w:rFonts w:ascii="Arial" w:hAnsi="Arial" w:cs="Arial"/>
          <w:sz w:val="22"/>
          <w:szCs w:val="22"/>
          <w:u w:val="single"/>
        </w:rPr>
        <w:t>___</w:t>
      </w:r>
      <w:r w:rsidRPr="2D56664D" w:rsidR="00CF57D6">
        <w:rPr>
          <w:rFonts w:ascii="Arial" w:hAnsi="Arial" w:cs="Arial"/>
          <w:sz w:val="22"/>
          <w:szCs w:val="22"/>
        </w:rPr>
        <w:t xml:space="preserve"> </w:t>
      </w:r>
      <w:r w:rsidRPr="2D56664D" w:rsidR="002313FF">
        <w:rPr>
          <w:rFonts w:ascii="Arial" w:hAnsi="Arial" w:cs="Arial"/>
          <w:sz w:val="22"/>
          <w:szCs w:val="22"/>
        </w:rPr>
        <w:t xml:space="preserve">which provides that </w:t>
      </w:r>
      <w:r w:rsidRPr="2D56664D" w:rsidR="00CF57D6">
        <w:rPr>
          <w:rFonts w:ascii="Arial" w:hAnsi="Arial" w:cs="Arial"/>
          <w:sz w:val="22"/>
          <w:szCs w:val="22"/>
          <w:u w:val="single"/>
        </w:rPr>
        <w:t>_____________________________________________________________________</w:t>
      </w:r>
      <w:r w:rsidRPr="2D56664D" w:rsidR="002313FF">
        <w:rPr>
          <w:rFonts w:ascii="Arial" w:hAnsi="Arial" w:cs="Arial"/>
          <w:sz w:val="22"/>
          <w:szCs w:val="22"/>
        </w:rPr>
        <w:t>.</w:t>
      </w:r>
    </w:p>
    <w:p w:rsidRPr="00CF57D6" w:rsidR="002313FF" w:rsidP="002313FF" w:rsidRDefault="002313FF" w14:paraId="510988EA" w14:textId="3933889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 is alleged that on (</w:t>
      </w:r>
      <w:r w:rsidRPr="00CF57D6">
        <w:rPr>
          <w:rFonts w:ascii="Arial" w:hAnsi="Arial" w:cs="Arial"/>
          <w:sz w:val="22"/>
          <w:szCs w:val="22"/>
          <w:u w:val="single"/>
        </w:rPr>
        <w:t>date</w:t>
      </w:r>
      <w:r>
        <w:rPr>
          <w:rFonts w:ascii="Arial" w:hAnsi="Arial" w:cs="Arial"/>
          <w:sz w:val="22"/>
          <w:szCs w:val="22"/>
        </w:rPr>
        <w:t xml:space="preserve">), you </w:t>
      </w:r>
      <w:r w:rsidR="00CF57D6">
        <w:rPr>
          <w:rFonts w:ascii="Arial" w:hAnsi="Arial" w:cs="Arial"/>
          <w:sz w:val="22"/>
          <w:szCs w:val="22"/>
          <w:u w:val="single"/>
        </w:rPr>
        <w:t>_________________________________________________</w:t>
      </w:r>
      <w:r w:rsidR="00CF57D6">
        <w:rPr>
          <w:rFonts w:ascii="Arial" w:hAnsi="Arial" w:cs="Arial"/>
          <w:sz w:val="22"/>
          <w:szCs w:val="22"/>
        </w:rPr>
        <w:t>.</w:t>
      </w:r>
    </w:p>
    <w:p w:rsidR="002313FF" w:rsidP="002313FF" w:rsidRDefault="002313FF" w14:paraId="6CFCE87D" w14:textId="0D52F90B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D56664D" w:rsidR="002313FF">
        <w:rPr>
          <w:rFonts w:ascii="Arial" w:hAnsi="Arial" w:cs="Arial"/>
          <w:sz w:val="22"/>
          <w:szCs w:val="22"/>
        </w:rPr>
        <w:t xml:space="preserve">Attached for your reference </w:t>
      </w:r>
      <w:r w:rsidRPr="2D56664D" w:rsidR="274D7536">
        <w:rPr>
          <w:rFonts w:ascii="Arial" w:hAnsi="Arial" w:cs="Arial"/>
          <w:sz w:val="22"/>
          <w:szCs w:val="22"/>
        </w:rPr>
        <w:t>is</w:t>
      </w:r>
      <w:r w:rsidRPr="2D56664D" w:rsidR="002313FF">
        <w:rPr>
          <w:rFonts w:ascii="Arial" w:hAnsi="Arial" w:cs="Arial"/>
          <w:sz w:val="22"/>
          <w:szCs w:val="22"/>
        </w:rPr>
        <w:t xml:space="preserve"> the following document:</w:t>
      </w:r>
    </w:p>
    <w:p w:rsidR="002313FF" w:rsidP="2D56664D" w:rsidRDefault="002313FF" w14:paraId="3FE01F4F" w14:textId="63F4C773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76" w:lineRule="auto"/>
        <w:ind/>
        <w:jc w:val="both"/>
        <w:rPr>
          <w:rFonts w:ascii="Arial" w:hAnsi="Arial" w:cs="Arial"/>
          <w:sz w:val="22"/>
          <w:szCs w:val="22"/>
        </w:rPr>
      </w:pPr>
      <w:r w:rsidRPr="2D56664D" w:rsidR="002313FF">
        <w:rPr>
          <w:rFonts w:ascii="Arial" w:hAnsi="Arial" w:cs="Arial"/>
          <w:sz w:val="22"/>
          <w:szCs w:val="22"/>
        </w:rPr>
        <w:t>Incident Report identified as:</w:t>
      </w:r>
      <w:r w:rsidRPr="2D56664D" w:rsidR="00CF57D6">
        <w:rPr>
          <w:rFonts w:ascii="Arial" w:hAnsi="Arial" w:cs="Arial"/>
          <w:sz w:val="22"/>
          <w:szCs w:val="22"/>
        </w:rPr>
        <w:t xml:space="preserve"> </w:t>
      </w:r>
      <w:r w:rsidRPr="2D56664D" w:rsidR="00CF57D6">
        <w:rPr>
          <w:rFonts w:ascii="Arial" w:hAnsi="Arial" w:cs="Arial"/>
          <w:sz w:val="22"/>
          <w:szCs w:val="22"/>
          <w:u w:val="single"/>
        </w:rPr>
        <w:t>____________________________________________</w:t>
      </w:r>
    </w:p>
    <w:p w:rsidR="00CF57D6" w:rsidP="002313FF" w:rsidRDefault="00CF57D6" w14:paraId="1D512A1A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="00CF57D6" w:rsidP="002313FF" w:rsidRDefault="002313FF" w14:paraId="41AEC683" w14:textId="16B195D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2D56664D" w:rsidR="002313FF">
        <w:rPr>
          <w:rFonts w:ascii="Arial" w:hAnsi="Arial" w:cs="Arial"/>
          <w:sz w:val="22"/>
          <w:szCs w:val="22"/>
        </w:rPr>
        <w:t xml:space="preserve">In view thereof, please explain in writing within five (5) days upon receipt of this notice. Failure to respond within the period given will be construed as a waiver of your right to be </w:t>
      </w:r>
      <w:r w:rsidRPr="2D56664D" w:rsidR="649CA387">
        <w:rPr>
          <w:rFonts w:ascii="Arial" w:hAnsi="Arial" w:cs="Arial"/>
          <w:sz w:val="22"/>
          <w:szCs w:val="22"/>
        </w:rPr>
        <w:t>heard,</w:t>
      </w:r>
      <w:r w:rsidRPr="2D56664D" w:rsidR="002313FF">
        <w:rPr>
          <w:rFonts w:ascii="Arial" w:hAnsi="Arial" w:cs="Arial"/>
          <w:sz w:val="22"/>
          <w:szCs w:val="22"/>
        </w:rPr>
        <w:t xml:space="preserve"> and investigation into the foregoing matter will </w:t>
      </w:r>
      <w:r w:rsidRPr="2D56664D" w:rsidR="002313FF">
        <w:rPr>
          <w:rFonts w:ascii="Arial" w:hAnsi="Arial" w:cs="Arial"/>
          <w:sz w:val="22"/>
          <w:szCs w:val="22"/>
        </w:rPr>
        <w:t>proceed</w:t>
      </w:r>
      <w:r w:rsidRPr="2D56664D" w:rsidR="002313FF">
        <w:rPr>
          <w:rFonts w:ascii="Arial" w:hAnsi="Arial" w:cs="Arial"/>
          <w:sz w:val="22"/>
          <w:szCs w:val="22"/>
        </w:rPr>
        <w:t>.</w:t>
      </w:r>
    </w:p>
    <w:p w:rsidRPr="00CF57D6" w:rsidR="002313FF" w:rsidP="002313FF" w:rsidRDefault="002313FF" w14:paraId="166856EF" w14:textId="6FF5BF0A">
      <w:pPr>
        <w:spacing w:line="276" w:lineRule="auto"/>
        <w:jc w:val="both"/>
        <w:rPr>
          <w:rFonts w:ascii="Arial" w:hAnsi="Arial" w:cs="Arial"/>
          <w:sz w:val="22"/>
          <w:szCs w:val="22"/>
          <w:u w:val="single"/>
        </w:rPr>
      </w:pPr>
      <w:r w:rsidRPr="00CF57D6">
        <w:rPr>
          <w:rFonts w:ascii="Arial" w:hAnsi="Arial" w:cs="Arial"/>
          <w:sz w:val="22"/>
          <w:szCs w:val="22"/>
          <w:u w:val="single"/>
        </w:rPr>
        <w:t>This is for strict compliance.</w:t>
      </w:r>
    </w:p>
    <w:p w:rsidR="002313FF" w:rsidP="002313FF" w:rsidRDefault="002313FF" w14:paraId="05AE157F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F57D6" w:rsidTr="2D56664D" w14:paraId="1A3D59A2" w14:textId="77777777">
        <w:tc>
          <w:tcPr>
            <w:tcW w:w="4508" w:type="dxa"/>
            <w:tcMar/>
          </w:tcPr>
          <w:p w:rsidR="00CF57D6" w:rsidP="00CF57D6" w:rsidRDefault="00CF57D6" w14:paraId="6E0EE5F4" w14:textId="6B36761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Prepared by:</w:t>
            </w:r>
          </w:p>
        </w:tc>
        <w:tc>
          <w:tcPr>
            <w:tcW w:w="4508" w:type="dxa"/>
            <w:tcMar/>
          </w:tcPr>
          <w:p w:rsidR="00CF57D6" w:rsidP="00CF57D6" w:rsidRDefault="00CF57D6" w14:paraId="4C98BAA6" w14:textId="43509F86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Approved by:</w:t>
            </w:r>
          </w:p>
        </w:tc>
      </w:tr>
      <w:tr w:rsidR="00CF57D6" w:rsidTr="2D56664D" w14:paraId="0D0404D3" w14:textId="77777777">
        <w:tc>
          <w:tcPr>
            <w:tcW w:w="4508" w:type="dxa"/>
            <w:tcMar/>
            <w:vAlign w:val="bottom"/>
          </w:tcPr>
          <w:p w:rsidR="00CF57D6" w:rsidP="00CF57D6" w:rsidRDefault="00CF57D6" w14:paraId="07868083" w14:textId="7777777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CF57D6" w:rsidP="00CF57D6" w:rsidRDefault="00CF57D6" w14:paraId="33B40B05" w14:textId="77777777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  <w:p w:rsidRPr="00CF57D6" w:rsidR="00CF57D6" w:rsidP="00CF57D6" w:rsidRDefault="00CF57D6" w14:paraId="3EA461D6" w14:textId="2DE1C727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F57D6">
              <w:rPr>
                <w:rFonts w:ascii="Arial" w:hAnsi="Arial" w:cs="Arial"/>
                <w:sz w:val="22"/>
                <w:szCs w:val="22"/>
                <w:u w:val="single"/>
              </w:rPr>
              <w:t>[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>Signature over Printed Name</w:t>
            </w:r>
            <w:r w:rsidRPr="00CF57D6">
              <w:rPr>
                <w:rFonts w:ascii="Arial" w:hAnsi="Arial" w:cs="Arial"/>
                <w:sz w:val="22"/>
                <w:szCs w:val="22"/>
                <w:u w:val="single"/>
              </w:rPr>
              <w:t>]</w:t>
            </w:r>
          </w:p>
        </w:tc>
        <w:tc>
          <w:tcPr>
            <w:tcW w:w="4508" w:type="dxa"/>
            <w:tcMar/>
            <w:vAlign w:val="bottom"/>
          </w:tcPr>
          <w:p w:rsidRPr="00CF57D6" w:rsidR="00CF57D6" w:rsidP="00CF57D6" w:rsidRDefault="00CF57D6" w14:paraId="434A1B3E" w14:textId="66EBFA0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CF57D6">
              <w:rPr>
                <w:rFonts w:ascii="Arial" w:hAnsi="Arial" w:cs="Arial"/>
                <w:sz w:val="22"/>
                <w:szCs w:val="22"/>
                <w:u w:val="single"/>
              </w:rPr>
              <w:t>[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>Signature over Printed Name</w:t>
            </w:r>
            <w:r w:rsidRPr="00CF57D6">
              <w:rPr>
                <w:rFonts w:ascii="Arial" w:hAnsi="Arial" w:cs="Arial"/>
                <w:sz w:val="22"/>
                <w:szCs w:val="22"/>
                <w:u w:val="single"/>
              </w:rPr>
              <w:t>]</w:t>
            </w:r>
          </w:p>
        </w:tc>
      </w:tr>
      <w:tr w:rsidR="00CF57D6" w:rsidTr="2D56664D" w14:paraId="1F7DA3D0" w14:textId="77777777">
        <w:tc>
          <w:tcPr>
            <w:tcW w:w="4508" w:type="dxa"/>
            <w:tcMar/>
            <w:vAlign w:val="bottom"/>
          </w:tcPr>
          <w:p w:rsidRPr="00CF57D6" w:rsidR="00CF57D6" w:rsidP="00CF57D6" w:rsidRDefault="00CF57D6" w14:paraId="6E39CA52" w14:textId="404D437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F57D6">
              <w:rPr>
                <w:rFonts w:ascii="Arial" w:hAnsi="Arial" w:cs="Arial"/>
                <w:b/>
                <w:bCs/>
                <w:sz w:val="22"/>
                <w:szCs w:val="22"/>
              </w:rPr>
              <w:t>Discipline Officer</w:t>
            </w:r>
          </w:p>
        </w:tc>
        <w:tc>
          <w:tcPr>
            <w:tcW w:w="4508" w:type="dxa"/>
            <w:tcMar/>
            <w:vAlign w:val="bottom"/>
          </w:tcPr>
          <w:p w:rsidRPr="00CF57D6" w:rsidR="00CF57D6" w:rsidP="00CF57D6" w:rsidRDefault="00CF57D6" w14:paraId="3A13AA6B" w14:textId="5078ECD6">
            <w:pPr>
              <w:spacing w:line="276" w:lineRule="auto"/>
              <w:jc w:val="center"/>
              <w:rPr>
                <w:rFonts w:ascii="Arial" w:hAnsi="Arial" w:cs="Arial"/>
                <w:b w:val="1"/>
                <w:bCs w:val="1"/>
                <w:sz w:val="22"/>
                <w:szCs w:val="22"/>
              </w:rPr>
            </w:pPr>
            <w:r w:rsidRPr="2D56664D" w:rsidR="00CF57D6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Academic Director</w:t>
            </w:r>
          </w:p>
        </w:tc>
      </w:tr>
    </w:tbl>
    <w:p w:rsidR="00CF57D6" w:rsidP="002313FF" w:rsidRDefault="00CF57D6" w14:paraId="2CEDE822" w14:textId="77777777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:rsidRPr="002313FF" w:rsidR="002313FF" w:rsidP="002313FF" w:rsidRDefault="002313FF" w14:paraId="17B611C3" w14:textId="30008056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sectPr w:rsidRPr="002313FF" w:rsidR="002313FF" w:rsidSect="008371B2">
      <w:headerReference w:type="default" r:id="rId7"/>
      <w:footerReference w:type="default" r:id="rId8"/>
      <w:pgSz w:w="11906" w:h="16838" w:orient="portrait" w:code="9"/>
      <w:pgMar w:top="1440" w:right="1440" w:bottom="1440" w:left="144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77FC" w:rsidP="0089450B" w:rsidRDefault="009577FC" w14:paraId="0DB2B4A0" w14:textId="77777777">
      <w:pPr>
        <w:spacing w:after="0" w:line="240" w:lineRule="auto"/>
      </w:pPr>
      <w:r>
        <w:separator/>
      </w:r>
    </w:p>
  </w:endnote>
  <w:endnote w:type="continuationSeparator" w:id="0">
    <w:p w:rsidR="009577FC" w:rsidP="0089450B" w:rsidRDefault="009577FC" w14:paraId="65DC4CA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106"/>
      <w:gridCol w:w="4910"/>
    </w:tblGrid>
    <w:tr w:rsidR="008371B2" w:rsidTr="005856DA" w14:paraId="7F9C5D39" w14:textId="77777777">
      <w:tc>
        <w:tcPr>
          <w:tcW w:w="4106" w:type="dxa"/>
          <w:tcBorders>
            <w:top w:val="dashSmallGap" w:color="auto" w:sz="4" w:space="0"/>
          </w:tcBorders>
          <w:vAlign w:val="bottom"/>
        </w:tcPr>
        <w:p w:rsidR="008371B2" w:rsidP="008371B2" w:rsidRDefault="008371B2" w14:paraId="0BC7DF9F" w14:textId="77777777">
          <w:pPr>
            <w:spacing w:line="276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  <w:p w:rsidRPr="00CF57D6" w:rsidR="008371B2" w:rsidP="008371B2" w:rsidRDefault="008371B2" w14:paraId="0DDA7AE1" w14:textId="77777777">
          <w:pPr>
            <w:spacing w:line="276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CF57D6">
            <w:rPr>
              <w:rFonts w:ascii="Arial" w:hAnsi="Arial" w:cs="Arial"/>
              <w:b/>
              <w:bCs/>
              <w:sz w:val="20"/>
              <w:szCs w:val="20"/>
            </w:rPr>
            <w:t>Received Copy:</w:t>
          </w:r>
        </w:p>
      </w:tc>
      <w:tc>
        <w:tcPr>
          <w:tcW w:w="4910" w:type="dxa"/>
          <w:tcBorders>
            <w:top w:val="dashSmallGap" w:color="auto" w:sz="4" w:space="0"/>
          </w:tcBorders>
          <w:vAlign w:val="bottom"/>
        </w:tcPr>
        <w:p w:rsidR="008371B2" w:rsidP="008371B2" w:rsidRDefault="008371B2" w14:paraId="11A8D259" w14:textId="77777777">
          <w:pPr>
            <w:spacing w:line="276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  <w:p w:rsidRPr="00CF57D6" w:rsidR="008371B2" w:rsidP="008371B2" w:rsidRDefault="008371B2" w14:paraId="149A542F" w14:textId="77777777">
          <w:pPr>
            <w:spacing w:line="276" w:lineRule="aut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00CF57D6">
            <w:rPr>
              <w:rFonts w:ascii="Arial" w:hAnsi="Arial" w:cs="Arial"/>
              <w:b/>
              <w:bCs/>
              <w:sz w:val="20"/>
              <w:szCs w:val="20"/>
            </w:rPr>
            <w:t>Conformed by:</w:t>
          </w:r>
        </w:p>
      </w:tc>
    </w:tr>
    <w:tr w:rsidR="008371B2" w:rsidTr="005856DA" w14:paraId="7F88C8B6" w14:textId="77777777">
      <w:tc>
        <w:tcPr>
          <w:tcW w:w="4106" w:type="dxa"/>
          <w:vAlign w:val="bottom"/>
        </w:tcPr>
        <w:p w:rsidR="008371B2" w:rsidP="008371B2" w:rsidRDefault="008371B2" w14:paraId="2CB13EDB" w14:textId="77777777">
          <w:pPr>
            <w:spacing w:line="276" w:lineRule="auto"/>
            <w:jc w:val="center"/>
            <w:rPr>
              <w:rFonts w:ascii="Arial" w:hAnsi="Arial" w:cs="Arial"/>
              <w:sz w:val="20"/>
              <w:szCs w:val="20"/>
              <w:u w:val="single"/>
            </w:rPr>
          </w:pPr>
        </w:p>
        <w:p w:rsidR="008371B2" w:rsidP="008371B2" w:rsidRDefault="008371B2" w14:paraId="26C527CF" w14:textId="77777777">
          <w:pPr>
            <w:spacing w:line="276" w:lineRule="auto"/>
            <w:jc w:val="center"/>
            <w:rPr>
              <w:rFonts w:ascii="Arial" w:hAnsi="Arial" w:cs="Arial"/>
              <w:sz w:val="20"/>
              <w:szCs w:val="20"/>
              <w:u w:val="single"/>
            </w:rPr>
          </w:pPr>
        </w:p>
        <w:p w:rsidRPr="00CF57D6" w:rsidR="008371B2" w:rsidP="008371B2" w:rsidRDefault="008371B2" w14:paraId="7494F847" w14:textId="77777777">
          <w:pPr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CF57D6">
            <w:rPr>
              <w:rFonts w:ascii="Arial" w:hAnsi="Arial" w:cs="Arial"/>
              <w:sz w:val="20"/>
              <w:szCs w:val="20"/>
              <w:u w:val="single"/>
            </w:rPr>
            <w:t>[Signature over Printed Name]</w:t>
          </w:r>
        </w:p>
      </w:tc>
      <w:tc>
        <w:tcPr>
          <w:tcW w:w="4910" w:type="dxa"/>
          <w:vAlign w:val="bottom"/>
        </w:tcPr>
        <w:p w:rsidRPr="00CF57D6" w:rsidR="008371B2" w:rsidP="008371B2" w:rsidRDefault="008371B2" w14:paraId="1205B1F5" w14:textId="77777777">
          <w:pPr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CF57D6">
            <w:rPr>
              <w:rFonts w:ascii="Arial" w:hAnsi="Arial" w:cs="Arial"/>
              <w:sz w:val="20"/>
              <w:szCs w:val="20"/>
              <w:u w:val="single"/>
            </w:rPr>
            <w:t>[Parent/Guardian’s Signature over Printed Name]</w:t>
          </w:r>
        </w:p>
      </w:tc>
    </w:tr>
    <w:tr w:rsidR="008371B2" w:rsidTr="005856DA" w14:paraId="5226425B" w14:textId="77777777">
      <w:trPr>
        <w:trHeight w:val="60"/>
      </w:trPr>
      <w:tc>
        <w:tcPr>
          <w:tcW w:w="4106" w:type="dxa"/>
        </w:tcPr>
        <w:p w:rsidRPr="00CF57D6" w:rsidR="008371B2" w:rsidP="008371B2" w:rsidRDefault="008371B2" w14:paraId="3D88DD9C" w14:textId="77777777">
          <w:pPr>
            <w:spacing w:line="276" w:lineRule="auto"/>
            <w:jc w:val="both"/>
            <w:rPr>
              <w:rFonts w:ascii="Arial" w:hAnsi="Arial" w:cs="Arial"/>
              <w:sz w:val="20"/>
              <w:szCs w:val="20"/>
            </w:rPr>
          </w:pPr>
          <w:r w:rsidRPr="00CF57D6">
            <w:rPr>
              <w:rFonts w:ascii="Arial" w:hAnsi="Arial" w:cs="Arial"/>
              <w:sz w:val="20"/>
              <w:szCs w:val="20"/>
            </w:rPr>
            <w:t xml:space="preserve">Date: </w:t>
          </w:r>
          <w:r w:rsidRPr="00CF57D6">
            <w:rPr>
              <w:rFonts w:ascii="Arial" w:hAnsi="Arial" w:cs="Arial"/>
              <w:sz w:val="20"/>
              <w:szCs w:val="20"/>
              <w:u w:val="single"/>
            </w:rPr>
            <w:t>_________________</w:t>
          </w:r>
          <w:r>
            <w:rPr>
              <w:rFonts w:ascii="Arial" w:hAnsi="Arial" w:cs="Arial"/>
              <w:sz w:val="20"/>
              <w:szCs w:val="20"/>
              <w:u w:val="single"/>
            </w:rPr>
            <w:t>___</w:t>
          </w:r>
        </w:p>
        <w:p w:rsidRPr="00CF57D6" w:rsidR="008371B2" w:rsidP="008371B2" w:rsidRDefault="008371B2" w14:paraId="46AA8E4D" w14:textId="77777777">
          <w:pPr>
            <w:spacing w:line="276" w:lineRule="auto"/>
            <w:jc w:val="both"/>
            <w:rPr>
              <w:rFonts w:ascii="Arial" w:hAnsi="Arial" w:cs="Arial"/>
              <w:sz w:val="20"/>
              <w:szCs w:val="20"/>
            </w:rPr>
          </w:pPr>
          <w:r w:rsidRPr="00CF57D6">
            <w:rPr>
              <w:rFonts w:ascii="Arial" w:hAnsi="Arial" w:cs="Arial"/>
              <w:sz w:val="20"/>
              <w:szCs w:val="20"/>
            </w:rPr>
            <w:t xml:space="preserve">Time: </w:t>
          </w:r>
          <w:r w:rsidRPr="00CF57D6">
            <w:rPr>
              <w:rFonts w:ascii="Arial" w:hAnsi="Arial" w:cs="Arial"/>
              <w:sz w:val="20"/>
              <w:szCs w:val="20"/>
              <w:u w:val="single"/>
            </w:rPr>
            <w:t>_________________</w:t>
          </w:r>
          <w:r>
            <w:rPr>
              <w:rFonts w:ascii="Arial" w:hAnsi="Arial" w:cs="Arial"/>
              <w:sz w:val="20"/>
              <w:szCs w:val="20"/>
              <w:u w:val="single"/>
            </w:rPr>
            <w:t>___</w:t>
          </w:r>
        </w:p>
        <w:p w:rsidRPr="00CF57D6" w:rsidR="008371B2" w:rsidP="008371B2" w:rsidRDefault="008371B2" w14:paraId="1821F7A4" w14:textId="77777777">
          <w:pPr>
            <w:spacing w:line="276" w:lineRule="auto"/>
            <w:jc w:val="both"/>
            <w:rPr>
              <w:rFonts w:ascii="Arial" w:hAnsi="Arial" w:cs="Arial"/>
              <w:sz w:val="20"/>
              <w:szCs w:val="20"/>
              <w:u w:val="single"/>
            </w:rPr>
          </w:pPr>
          <w:r w:rsidRPr="00CF57D6">
            <w:rPr>
              <w:rFonts w:ascii="Arial" w:hAnsi="Arial" w:cs="Arial"/>
              <w:sz w:val="20"/>
              <w:szCs w:val="20"/>
            </w:rPr>
            <w:t xml:space="preserve">Contact No.: </w:t>
          </w:r>
          <w:r w:rsidRPr="00CF57D6">
            <w:rPr>
              <w:rFonts w:ascii="Arial" w:hAnsi="Arial" w:cs="Arial"/>
              <w:sz w:val="20"/>
              <w:szCs w:val="20"/>
              <w:u w:val="single"/>
            </w:rPr>
            <w:t>____________</w:t>
          </w:r>
          <w:r>
            <w:rPr>
              <w:rFonts w:ascii="Arial" w:hAnsi="Arial" w:cs="Arial"/>
              <w:sz w:val="20"/>
              <w:szCs w:val="20"/>
              <w:u w:val="single"/>
            </w:rPr>
            <w:t>___</w:t>
          </w:r>
        </w:p>
      </w:tc>
      <w:tc>
        <w:tcPr>
          <w:tcW w:w="4910" w:type="dxa"/>
        </w:tcPr>
        <w:p w:rsidRPr="00CF57D6" w:rsidR="008371B2" w:rsidP="008371B2" w:rsidRDefault="008371B2" w14:paraId="6A2615FC" w14:textId="77777777">
          <w:pPr>
            <w:spacing w:line="276" w:lineRule="auto"/>
            <w:jc w:val="both"/>
            <w:rPr>
              <w:rFonts w:ascii="Arial" w:hAnsi="Arial" w:cs="Arial"/>
              <w:sz w:val="20"/>
              <w:szCs w:val="20"/>
            </w:rPr>
          </w:pPr>
        </w:p>
      </w:tc>
    </w:tr>
  </w:tbl>
  <w:p w:rsidR="008371B2" w:rsidP="008371B2" w:rsidRDefault="008371B2" w14:paraId="074A3A6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77FC" w:rsidP="0089450B" w:rsidRDefault="009577FC" w14:paraId="530A2D4D" w14:textId="77777777">
      <w:pPr>
        <w:spacing w:after="0" w:line="240" w:lineRule="auto"/>
      </w:pPr>
      <w:r>
        <w:separator/>
      </w:r>
    </w:p>
  </w:footnote>
  <w:footnote w:type="continuationSeparator" w:id="0">
    <w:p w:rsidR="009577FC" w:rsidP="0089450B" w:rsidRDefault="009577FC" w14:paraId="5D34EF1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08"/>
      <w:gridCol w:w="4508"/>
    </w:tblGrid>
    <w:tr w:rsidR="0089450B" w:rsidTr="0089450B" w14:paraId="79C19C93" w14:textId="77777777">
      <w:tc>
        <w:tcPr>
          <w:tcW w:w="4508" w:type="dxa"/>
        </w:tcPr>
        <w:p w:rsidR="0089450B" w:rsidP="0089450B" w:rsidRDefault="0089450B" w14:paraId="6CB3E826" w14:textId="1984AEBF">
          <w:pPr>
            <w:pStyle w:val="Header"/>
          </w:pPr>
          <w:r>
            <w:rPr>
              <w:noProof/>
            </w:rPr>
            <w:drawing>
              <wp:inline distT="0" distB="0" distL="0" distR="0" wp14:anchorId="1230844C" wp14:editId="76576DC5">
                <wp:extent cx="2000250" cy="489498"/>
                <wp:effectExtent l="0" t="0" r="0" b="6350"/>
                <wp:docPr id="76338047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380472" name="Picture 76338047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9814" cy="504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8" w:type="dxa"/>
          <w:vAlign w:val="bottom"/>
        </w:tcPr>
        <w:p w:rsidRPr="0089450B" w:rsidR="0089450B" w:rsidP="0089450B" w:rsidRDefault="0089450B" w14:paraId="4CDDF30A" w14:textId="56C1BC4D">
          <w:pPr>
            <w:pStyle w:val="Header"/>
            <w:jc w:val="right"/>
            <w:rPr>
              <w:rFonts w:ascii="Arial" w:hAnsi="Arial" w:cs="Arial"/>
              <w:i/>
              <w:iCs/>
              <w:sz w:val="16"/>
              <w:szCs w:val="16"/>
            </w:rPr>
          </w:pPr>
          <w:r w:rsidRPr="0089450B">
            <w:rPr>
              <w:rFonts w:ascii="Arial" w:hAnsi="Arial" w:cs="Arial"/>
              <w:i/>
              <w:iCs/>
              <w:sz w:val="16"/>
              <w:szCs w:val="16"/>
            </w:rPr>
            <w:t>Reference No. LIP-ACS-</w:t>
          </w:r>
          <w:r w:rsidR="002313FF">
            <w:rPr>
              <w:rFonts w:ascii="Arial" w:hAnsi="Arial" w:cs="Arial"/>
              <w:i/>
              <w:iCs/>
              <w:sz w:val="16"/>
              <w:szCs w:val="16"/>
            </w:rPr>
            <w:t>SDO</w:t>
          </w:r>
          <w:r w:rsidRPr="0089450B">
            <w:rPr>
              <w:rFonts w:ascii="Arial" w:hAnsi="Arial" w:cs="Arial"/>
              <w:i/>
              <w:iCs/>
              <w:sz w:val="16"/>
              <w:szCs w:val="16"/>
            </w:rPr>
            <w:t>-D-F-2026-00</w:t>
          </w:r>
          <w:r w:rsidR="002313FF">
            <w:rPr>
              <w:rFonts w:ascii="Arial" w:hAnsi="Arial" w:cs="Arial"/>
              <w:i/>
              <w:iCs/>
              <w:sz w:val="16"/>
              <w:szCs w:val="16"/>
            </w:rPr>
            <w:t>5</w:t>
          </w:r>
        </w:p>
      </w:tc>
    </w:tr>
  </w:tbl>
  <w:p w:rsidR="0089450B" w:rsidP="0089450B" w:rsidRDefault="0089450B" w14:paraId="43C1811C" w14:textId="013CA6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35D8"/>
    <w:multiLevelType w:val="hybridMultilevel"/>
    <w:tmpl w:val="CD5600E8"/>
    <w:lvl w:ilvl="0" w:tplc="3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2E63505C"/>
    <w:multiLevelType w:val="hybridMultilevel"/>
    <w:tmpl w:val="828E008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77455"/>
    <w:multiLevelType w:val="hybridMultilevel"/>
    <w:tmpl w:val="03E0F23C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34090003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0F6961"/>
    <w:multiLevelType w:val="hybridMultilevel"/>
    <w:tmpl w:val="F37EBB1A"/>
    <w:lvl w:ilvl="0" w:tplc="3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41DD0B86"/>
    <w:multiLevelType w:val="hybridMultilevel"/>
    <w:tmpl w:val="7E6ECE7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8777A2"/>
    <w:multiLevelType w:val="hybridMultilevel"/>
    <w:tmpl w:val="36F23D2C"/>
    <w:lvl w:ilvl="0" w:tplc="3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7AE16A15"/>
    <w:multiLevelType w:val="hybridMultilevel"/>
    <w:tmpl w:val="F41EB70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0624995">
    <w:abstractNumId w:val="2"/>
  </w:num>
  <w:num w:numId="2" w16cid:durableId="925918147">
    <w:abstractNumId w:val="0"/>
  </w:num>
  <w:num w:numId="3" w16cid:durableId="1677809611">
    <w:abstractNumId w:val="5"/>
  </w:num>
  <w:num w:numId="4" w16cid:durableId="1383214627">
    <w:abstractNumId w:val="3"/>
  </w:num>
  <w:num w:numId="5" w16cid:durableId="585576512">
    <w:abstractNumId w:val="4"/>
  </w:num>
  <w:num w:numId="6" w16cid:durableId="1608856014">
    <w:abstractNumId w:val="6"/>
  </w:num>
  <w:num w:numId="7" w16cid:durableId="432676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0B"/>
    <w:rsid w:val="0012142F"/>
    <w:rsid w:val="002313FF"/>
    <w:rsid w:val="00325F68"/>
    <w:rsid w:val="00340751"/>
    <w:rsid w:val="003C373A"/>
    <w:rsid w:val="00485521"/>
    <w:rsid w:val="004F2540"/>
    <w:rsid w:val="005A76A3"/>
    <w:rsid w:val="00683BCC"/>
    <w:rsid w:val="00724813"/>
    <w:rsid w:val="008371B2"/>
    <w:rsid w:val="00856FAC"/>
    <w:rsid w:val="0089450B"/>
    <w:rsid w:val="009577FC"/>
    <w:rsid w:val="00AF4165"/>
    <w:rsid w:val="00B33BF3"/>
    <w:rsid w:val="00B72D36"/>
    <w:rsid w:val="00BC51C9"/>
    <w:rsid w:val="00CF57D6"/>
    <w:rsid w:val="00D50149"/>
    <w:rsid w:val="00D77AA1"/>
    <w:rsid w:val="00DC65B9"/>
    <w:rsid w:val="00E36B1A"/>
    <w:rsid w:val="023BC540"/>
    <w:rsid w:val="04573961"/>
    <w:rsid w:val="0F7D80DA"/>
    <w:rsid w:val="1634870E"/>
    <w:rsid w:val="1D12DB8F"/>
    <w:rsid w:val="23F6082D"/>
    <w:rsid w:val="274D7536"/>
    <w:rsid w:val="2D56664D"/>
    <w:rsid w:val="60A48E1C"/>
    <w:rsid w:val="6339E321"/>
    <w:rsid w:val="649CA387"/>
    <w:rsid w:val="6747D6CD"/>
    <w:rsid w:val="6BC2A843"/>
    <w:rsid w:val="6CF5AF17"/>
    <w:rsid w:val="6CF9E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7E8D34"/>
  <w15:chartTrackingRefBased/>
  <w15:docId w15:val="{3EB148D5-CC44-4641-9A0C-C85B19AC03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450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9450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9450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450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450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450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450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450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4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945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94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0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94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0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94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0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45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9450B"/>
  </w:style>
  <w:style w:type="paragraph" w:styleId="Footer">
    <w:name w:val="footer"/>
    <w:basedOn w:val="Normal"/>
    <w:link w:val="FooterChar"/>
    <w:uiPriority w:val="99"/>
    <w:unhideWhenUsed/>
    <w:rsid w:val="008945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9450B"/>
  </w:style>
  <w:style w:type="table" w:styleId="TableGrid">
    <w:name w:val="Table Grid"/>
    <w:basedOn w:val="TableNormal"/>
    <w:uiPriority w:val="39"/>
    <w:rsid w:val="008945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Hannah Sophia D. Peña</dc:creator>
  <keywords/>
  <dc:description/>
  <lastModifiedBy>Monaben C. De Claro</lastModifiedBy>
  <revision>6</revision>
  <dcterms:created xsi:type="dcterms:W3CDTF">2026-05-25T05:47:00.0000000Z</dcterms:created>
  <dcterms:modified xsi:type="dcterms:W3CDTF">2026-06-03T02:23:10.4352612Z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2026-05-25T05:47:54Z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a71028f7-733f-472d-9741-069527f6ad0e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10, 3, 0, 2</vt:lpwstr>
  </property>
</Properties>
</file>